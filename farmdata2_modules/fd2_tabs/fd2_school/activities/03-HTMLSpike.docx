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5AB33" w14:textId="0F3DA7D1" w:rsidR="00C4252F" w:rsidRPr="00D435B6" w:rsidRDefault="00DE5CFA" w:rsidP="00F04B68">
      <w:pPr>
        <w:jc w:val="center"/>
        <w:rPr>
          <w:rFonts w:cstheme="minorHAnsi"/>
          <w:b/>
          <w:bCs/>
        </w:rPr>
      </w:pPr>
      <w:r>
        <w:rPr>
          <w:rFonts w:cstheme="minorHAnsi"/>
          <w:b/>
          <w:bCs/>
        </w:rPr>
        <w:t>0</w:t>
      </w:r>
      <w:r w:rsidR="004814C0">
        <w:rPr>
          <w:rFonts w:cstheme="minorHAnsi"/>
          <w:b/>
          <w:bCs/>
        </w:rPr>
        <w:t>3</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Large Scale and Open Source</w:t>
      </w:r>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767E972C" w:rsidR="00E02D0B" w:rsidRPr="003D6B85"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16215C68" w14:textId="56A281A0" w:rsidR="00B0276E" w:rsidRDefault="00B0276E" w:rsidP="00647448">
      <w:pPr>
        <w:rPr>
          <w:b/>
          <w:bCs/>
          <w:u w:val="single"/>
        </w:rPr>
      </w:pPr>
    </w:p>
    <w:p w14:paraId="3353C1C0" w14:textId="4B37F1C2" w:rsidR="00D75E21" w:rsidRDefault="00D75E21" w:rsidP="00647448">
      <w:pPr>
        <w:rPr>
          <w:b/>
          <w:bCs/>
          <w:u w:val="single"/>
        </w:rPr>
      </w:pPr>
      <w:r>
        <w:rPr>
          <w:b/>
          <w:bCs/>
          <w:u w:val="single"/>
        </w:rPr>
        <w:t>Harvest Report Mockup</w:t>
      </w:r>
    </w:p>
    <w:p w14:paraId="3C4274BF" w14:textId="5C8591FC" w:rsidR="00D75E21" w:rsidRDefault="00D75E21" w:rsidP="00647448"/>
    <w:p w14:paraId="0B3E5F25" w14:textId="784CEB88" w:rsidR="00D75E21" w:rsidRDefault="00D75E21" w:rsidP="003F179D">
      <w:r>
        <w:t>To</w:t>
      </w:r>
      <w:r w:rsidR="003F179D">
        <w:t xml:space="preserve"> learn about FarmData2 development and the technologies that it uses the next several activities will guide you through the creation of </w:t>
      </w:r>
      <w:r>
        <w:t xml:space="preserve">a mockup of a Harvest Report </w:t>
      </w:r>
      <w:r w:rsidR="003F179D">
        <w:t>feature</w:t>
      </w:r>
      <w:r>
        <w:t xml:space="preserve"> for FarmData2. </w:t>
      </w:r>
      <w:r w:rsidR="003F179D">
        <w:t xml:space="preserve">Our goal here is not to build the real harvest report feature, but to learn, so this report will not </w:t>
      </w:r>
      <w:r>
        <w:t>have all of the features of an actual Harvest Report</w:t>
      </w:r>
      <w:r w:rsidR="003F179D">
        <w:t xml:space="preserve"> </w:t>
      </w:r>
      <w:r>
        <w:t xml:space="preserve">and it won’t look </w:t>
      </w:r>
      <w:r w:rsidR="005E3457">
        <w:t>and feel quite like a FarmData2 feature</w:t>
      </w:r>
      <w:r>
        <w:t xml:space="preserve">. The page </w:t>
      </w:r>
      <w:r w:rsidR="002145D9">
        <w:t xml:space="preserve">that you will </w:t>
      </w:r>
      <w:r>
        <w:t xml:space="preserve">build </w:t>
      </w:r>
      <w:r w:rsidR="005E3457">
        <w:t>through</w:t>
      </w:r>
      <w:r>
        <w:t xml:space="preserve"> these activities will look something like this:</w:t>
      </w:r>
    </w:p>
    <w:p w14:paraId="3CE7B2F4" w14:textId="1FC91CE0" w:rsidR="00D75E21" w:rsidRPr="00BC677E" w:rsidRDefault="00D75E21" w:rsidP="00D75E21">
      <w:pPr>
        <w:rPr>
          <w:sz w:val="10"/>
          <w:szCs w:val="10"/>
        </w:rPr>
      </w:pPr>
    </w:p>
    <w:p w14:paraId="016575E0" w14:textId="3CC35D9B"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1A5966CC" w14:textId="2D67E5F3" w:rsidR="00B0276E" w:rsidRPr="00625A91" w:rsidRDefault="003F179D" w:rsidP="00B0276E">
      <w:pPr>
        <w:rPr>
          <w:b/>
          <w:bCs/>
          <w:u w:val="single"/>
        </w:rPr>
      </w:pPr>
      <w:r>
        <w:rPr>
          <w:b/>
          <w:bCs/>
          <w:u w:val="single"/>
        </w:rPr>
        <w:lastRenderedPageBreak/>
        <w:t>Adding</w:t>
      </w:r>
      <w:r w:rsidR="00450DC7">
        <w:rPr>
          <w:b/>
          <w:bCs/>
          <w:u w:val="single"/>
        </w:rPr>
        <w:t xml:space="preserve"> </w:t>
      </w:r>
      <w:r>
        <w:rPr>
          <w:b/>
          <w:bCs/>
          <w:u w:val="single"/>
        </w:rPr>
        <w:t>a Sub-Tab to the</w:t>
      </w:r>
      <w:r w:rsidR="00B0276E" w:rsidRPr="00625A91">
        <w:rPr>
          <w:b/>
          <w:bCs/>
          <w:u w:val="single"/>
        </w:rPr>
        <w:t xml:space="preserve"> FarmData2</w:t>
      </w:r>
      <w:r w:rsidR="00450DC7">
        <w:rPr>
          <w:b/>
          <w:bCs/>
          <w:u w:val="single"/>
        </w:rPr>
        <w:t xml:space="preserve"> School </w:t>
      </w:r>
      <w:r w:rsidR="00E13BDE">
        <w:rPr>
          <w:b/>
          <w:bCs/>
          <w:u w:val="single"/>
        </w:rPr>
        <w:t>Module</w:t>
      </w:r>
      <w:r w:rsidR="00B0276E" w:rsidRPr="00625A91">
        <w:rPr>
          <w:b/>
          <w:bCs/>
          <w:u w:val="single"/>
        </w:rPr>
        <w:t>:</w:t>
      </w:r>
    </w:p>
    <w:p w14:paraId="72C94DD0" w14:textId="0019DB25" w:rsidR="00B0276E" w:rsidRDefault="00B0276E" w:rsidP="00B0276E"/>
    <w:p w14:paraId="7AF8BAE2" w14:textId="771B25D5" w:rsidR="003D6B85" w:rsidRDefault="003D6B85" w:rsidP="00B0276E">
      <w:r>
        <w:t xml:space="preserve">When you launch FarmData2 after installation you should see </w:t>
      </w:r>
      <w:r w:rsidR="003F179D">
        <w:t>four</w:t>
      </w:r>
      <w:r>
        <w:t xml:space="preserve"> tabs that are FarmData2 specific: </w:t>
      </w:r>
      <w:r w:rsidRPr="00FD4DBF">
        <w:rPr>
          <w:i/>
          <w:iCs/>
        </w:rPr>
        <w:t>FD2 Example</w:t>
      </w:r>
      <w:r>
        <w:t xml:space="preserve">, </w:t>
      </w:r>
      <w:r w:rsidR="0070203E" w:rsidRPr="0070203E">
        <w:rPr>
          <w:i/>
          <w:iCs/>
        </w:rPr>
        <w:t>FD2 School</w:t>
      </w:r>
      <w:r w:rsidR="0070203E">
        <w:t xml:space="preserve">, </w:t>
      </w:r>
      <w:r w:rsidRPr="00FD4DBF">
        <w:rPr>
          <w:i/>
          <w:iCs/>
        </w:rPr>
        <w:t>FieldKit</w:t>
      </w:r>
      <w:r>
        <w:t xml:space="preserve"> and </w:t>
      </w:r>
      <w:r w:rsidRPr="00FD4DBF">
        <w:rPr>
          <w:i/>
          <w:iCs/>
        </w:rPr>
        <w:t>BarnKit</w:t>
      </w:r>
      <w:r>
        <w:t xml:space="preserve"> as shown below.</w:t>
      </w:r>
    </w:p>
    <w:p w14:paraId="03C02ED2" w14:textId="7ED0F1A5" w:rsidR="003D6B85" w:rsidRDefault="003D6B85" w:rsidP="00B0276E"/>
    <w:p w14:paraId="30D35276" w14:textId="5C6AE083" w:rsidR="003D6B85" w:rsidRDefault="0070203E" w:rsidP="003D6B85">
      <w:pPr>
        <w:jc w:val="center"/>
      </w:pPr>
      <w:r w:rsidRPr="0070203E">
        <w:rPr>
          <w:noProof/>
        </w:rPr>
        <w:drawing>
          <wp:inline distT="0" distB="0" distL="0" distR="0" wp14:anchorId="0B33F881" wp14:editId="1B85AFF2">
            <wp:extent cx="3333509" cy="1139661"/>
            <wp:effectExtent l="0" t="0" r="0" b="381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366391" cy="1150903"/>
                    </a:xfrm>
                    <a:prstGeom prst="rect">
                      <a:avLst/>
                    </a:prstGeom>
                  </pic:spPr>
                </pic:pic>
              </a:graphicData>
            </a:graphic>
          </wp:inline>
        </w:drawing>
      </w:r>
    </w:p>
    <w:p w14:paraId="3B3111C3" w14:textId="49AF14E5" w:rsidR="003D6B85" w:rsidRDefault="003D6B85" w:rsidP="00B0276E"/>
    <w:p w14:paraId="0E29ED31" w14:textId="1244E933" w:rsidR="00E13BDE" w:rsidRDefault="00211B1C" w:rsidP="00C77204">
      <w:r>
        <w:t xml:space="preserve">The FieldKit and BarnKit tabs are where the majority of FarmData2 features will live.  The FD2 Example tab </w:t>
      </w:r>
      <w:r w:rsidR="00C77204">
        <w:t xml:space="preserve">and its sub-tabs </w:t>
      </w:r>
      <w:r>
        <w:t xml:space="preserve">provide </w:t>
      </w:r>
      <w:r w:rsidR="00C77204">
        <w:t>a set of examples that illustrate the common UI elements and operations used in FarmData2.  These examples are useful references when adding new features to FarmData2 and will be something we return to in later activities.</w:t>
      </w:r>
      <w:r w:rsidR="00E13BDE">
        <w:t xml:space="preserve"> </w:t>
      </w:r>
      <w:r w:rsidR="0070203E">
        <w:t>The FD2 School tab is where you will complete this and future FarmData2 School activities.</w:t>
      </w:r>
    </w:p>
    <w:p w14:paraId="53FEF591" w14:textId="771F8E18" w:rsidR="00211B1C" w:rsidRDefault="00211B1C" w:rsidP="00B0276E"/>
    <w:p w14:paraId="10AA2DB0" w14:textId="699B6130" w:rsidR="00E30A60" w:rsidRDefault="00E30A60" w:rsidP="00C77EE1">
      <w:r>
        <w:t xml:space="preserve">1. Create a feature branch from your FarmData2 main branch.  Give your new branch the name </w:t>
      </w:r>
      <w:r w:rsidRPr="00927DB0">
        <w:rPr>
          <w:rFonts w:ascii="Courier" w:hAnsi="Courier"/>
        </w:rPr>
        <w:t>&lt;name&gt;-</w:t>
      </w:r>
      <w:r w:rsidR="0070203E">
        <w:rPr>
          <w:rFonts w:ascii="Courier" w:hAnsi="Courier"/>
        </w:rPr>
        <w:t>FD2School</w:t>
      </w:r>
      <w:r>
        <w:t xml:space="preserve"> where </w:t>
      </w:r>
      <w:r w:rsidRPr="00927DB0">
        <w:rPr>
          <w:rFonts w:ascii="Courier" w:hAnsi="Courier"/>
        </w:rPr>
        <w:t>&lt;name&gt;</w:t>
      </w:r>
      <w:r>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1DDD6B96" w14:textId="52750985" w:rsidR="00317B96" w:rsidRDefault="00317B96" w:rsidP="00B0276E"/>
    <w:p w14:paraId="3304F4EB" w14:textId="41997B16" w:rsidR="00927DB0" w:rsidRDefault="00317B96" w:rsidP="00C77EE1">
      <w:r>
        <w:t xml:space="preserve">2. </w:t>
      </w:r>
      <w:r w:rsidR="00797D3D">
        <w:t>Connect</w:t>
      </w:r>
      <w:r w:rsidR="00927DB0">
        <w:t xml:space="preserve"> </w:t>
      </w:r>
      <w:r w:rsidR="00797D3D">
        <w:t xml:space="preserve">a browser tab to the Theia IDE at </w:t>
      </w:r>
      <w:r w:rsidR="00797D3D" w:rsidRPr="00797D3D">
        <w:rPr>
          <w:rFonts w:ascii="Courier" w:hAnsi="Courier"/>
        </w:rPr>
        <w:t>l</w:t>
      </w:r>
      <w:r w:rsidR="00927DB0" w:rsidRPr="00797D3D">
        <w:rPr>
          <w:rFonts w:ascii="Courier" w:hAnsi="Courier"/>
        </w:rPr>
        <w:t>ocalhost:3000</w:t>
      </w:r>
      <w:r w:rsidR="00797D3D">
        <w:t xml:space="preserve"> and use the “o</w:t>
      </w:r>
      <w:r w:rsidR="00927DB0">
        <w:t>pen workspace</w:t>
      </w:r>
      <w:r w:rsidR="00797D3D">
        <w:t>” option to open the</w:t>
      </w:r>
      <w:r w:rsidR="00927DB0">
        <w:t xml:space="preserve"> FarmData2 folder</w:t>
      </w:r>
      <w:r w:rsidR="00797D3D">
        <w:t>.</w:t>
      </w:r>
    </w:p>
    <w:p w14:paraId="3813C911" w14:textId="77777777" w:rsidR="00C77EE1" w:rsidRPr="00C77EE1" w:rsidRDefault="00C77EE1" w:rsidP="00C77EE1"/>
    <w:p w14:paraId="76A07D1F" w14:textId="0356BEFC" w:rsidR="00BD2D15" w:rsidRDefault="00797D3D" w:rsidP="00BD2D15">
      <w:r>
        <w:t xml:space="preserve">3. </w:t>
      </w:r>
      <w:r w:rsidR="00BD2D15">
        <w:t xml:space="preserve">Find the </w:t>
      </w:r>
      <w:r w:rsidR="00BD2D15" w:rsidRPr="00BD2D15">
        <w:rPr>
          <w:rFonts w:ascii="Courier" w:hAnsi="Courier"/>
        </w:rPr>
        <w:t>README.md</w:t>
      </w:r>
      <w:r w:rsidR="00BD2D15">
        <w:t xml:space="preserve"> file in the </w:t>
      </w:r>
      <w:r w:rsidR="00BD2D15" w:rsidRPr="00BD2D15">
        <w:t>﻿</w:t>
      </w:r>
      <w:r w:rsidR="00BD2D15" w:rsidRPr="00BD2D15">
        <w:rPr>
          <w:rFonts w:ascii="Courier" w:hAnsi="Courier"/>
        </w:rPr>
        <w:t>FarmData2/farmdata2_modules/fd2_tabs/fd2_</w:t>
      </w:r>
      <w:r w:rsidR="00C650A2">
        <w:rPr>
          <w:rFonts w:ascii="Courier" w:hAnsi="Courier"/>
        </w:rPr>
        <w:t>school</w:t>
      </w:r>
      <w:r w:rsidR="00BD2D15">
        <w:t xml:space="preserve"> directory.  You can open this in the GitHub repository or in the Theia IDE.  If you open it in Theia, you’ll see the markdown source code.  To see it rendered as a document click the tiny</w:t>
      </w:r>
      <w:r w:rsidR="00C650A2">
        <w:t xml:space="preserve"> preview</w:t>
      </w:r>
      <w:r w:rsidR="00BD2D15">
        <w:t xml:space="preserve"> icon </w:t>
      </w:r>
      <w:r w:rsidR="00C650A2">
        <w:t>(</w:t>
      </w:r>
      <w:r w:rsidR="00C650A2" w:rsidRPr="00C650A2">
        <w:rPr>
          <w:noProof/>
        </w:rPr>
        <w:drawing>
          <wp:inline distT="0" distB="0" distL="0" distR="0" wp14:anchorId="7B208E04" wp14:editId="2AF538E0">
            <wp:extent cx="136684" cy="1290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536" cy="143117"/>
                    </a:xfrm>
                    <a:prstGeom prst="rect">
                      <a:avLst/>
                    </a:prstGeom>
                  </pic:spPr>
                </pic:pic>
              </a:graphicData>
            </a:graphic>
          </wp:inline>
        </w:drawing>
      </w:r>
      <w:r w:rsidR="00C650A2">
        <w:t>) in the top</w:t>
      </w:r>
      <w:r w:rsidR="00BD2D15">
        <w:t xml:space="preserve"> right</w:t>
      </w:r>
      <w:r w:rsidR="00C650A2">
        <w:t xml:space="preserve"> of the editor pane</w:t>
      </w:r>
      <w:r w:rsidR="00BD2D15">
        <w:t>.</w:t>
      </w:r>
    </w:p>
    <w:p w14:paraId="495BA823" w14:textId="05ED1177" w:rsidR="00BD2D15" w:rsidRDefault="00BD2D15" w:rsidP="00BD2D15"/>
    <w:p w14:paraId="61A6934A" w14:textId="5B2B24E5" w:rsidR="003731A1" w:rsidRPr="001E7CF5" w:rsidRDefault="00BD2D15" w:rsidP="001E7CF5">
      <w:pPr>
        <w:rPr>
          <w:b/>
          <w:bCs/>
        </w:rPr>
      </w:pPr>
      <w:r>
        <w:t xml:space="preserve">4. </w:t>
      </w:r>
      <w:r w:rsidR="00DD1EA6">
        <w:t>For context, read through the document down to the “</w:t>
      </w:r>
      <w:r w:rsidR="00DD1EA6" w:rsidRPr="00DD1EA6">
        <w:t xml:space="preserve">﻿Adding a Sub-Tab </w:t>
      </w:r>
      <w:r w:rsidR="00DD1EA6">
        <w:t>t</w:t>
      </w:r>
      <w:r w:rsidR="00DD1EA6" w:rsidRPr="00DD1EA6">
        <w:t>o the FD2 School Tab</w:t>
      </w:r>
      <w:r w:rsidR="00DD1EA6">
        <w:t xml:space="preserve">” section. </w:t>
      </w:r>
      <w:r w:rsidR="001E7CF5">
        <w:t xml:space="preserve"> </w:t>
      </w:r>
      <w:r w:rsidRPr="001E7CF5">
        <w:t>Then</w:t>
      </w:r>
      <w:r>
        <w:t xml:space="preserve"> follow </w:t>
      </w:r>
      <w:r w:rsidR="00DD1EA6">
        <w:t xml:space="preserve">the </w:t>
      </w:r>
      <w:r>
        <w:t xml:space="preserve">steps </w:t>
      </w:r>
      <w:r w:rsidR="00DD1EA6">
        <w:t xml:space="preserve">listed there </w:t>
      </w:r>
      <w:r>
        <w:t xml:space="preserve">to add a </w:t>
      </w:r>
      <w:r w:rsidR="001E7CF5">
        <w:t>new sub-</w:t>
      </w:r>
      <w:r>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Your new tab should have the </w:t>
      </w:r>
      <w:r>
        <w:t xml:space="preserve">name </w:t>
      </w:r>
      <w:r w:rsidR="00654D37">
        <w:t>“</w:t>
      </w:r>
      <w:r w:rsidR="00DD1EA6">
        <w:t>HTML</w:t>
      </w:r>
      <w:r w:rsidR="00654D37">
        <w:t>”</w:t>
      </w:r>
      <w:r>
        <w:t xml:space="preserve"> and the </w:t>
      </w:r>
      <w:r w:rsidR="00BD7E3E">
        <w:t xml:space="preserve">contents of the </w:t>
      </w:r>
      <w:r>
        <w:t xml:space="preserve">tab </w:t>
      </w:r>
      <w:r w:rsidR="00BD7E3E">
        <w:t>should be contained</w:t>
      </w:r>
      <w:r>
        <w:t xml:space="preserve"> in a file name</w:t>
      </w:r>
      <w:r w:rsidR="00BD7E3E">
        <w:t>d</w:t>
      </w:r>
      <w:r>
        <w:t xml:space="preserve"> </w:t>
      </w:r>
      <w:r w:rsidR="00DD1EA6">
        <w:rPr>
          <w:rFonts w:ascii="Courier" w:hAnsi="Courier"/>
        </w:rPr>
        <w:t>html</w:t>
      </w:r>
      <w:r w:rsidRPr="00654D37">
        <w:rPr>
          <w:rFonts w:ascii="Courier" w:hAnsi="Courier"/>
        </w:rPr>
        <w:t>.html</w:t>
      </w:r>
      <w:r>
        <w:t>.</w:t>
      </w:r>
      <w:r w:rsidR="003731A1">
        <w:t xml:space="preserve"> </w:t>
      </w:r>
      <w:r w:rsidR="00654D37">
        <w:t xml:space="preserve">Include your name in the content of the </w:t>
      </w:r>
      <w:r w:rsidR="00DD1EA6">
        <w:rPr>
          <w:rFonts w:ascii="Courier" w:hAnsi="Courier"/>
        </w:rPr>
        <w:t>html</w:t>
      </w:r>
      <w:r w:rsidR="00654D37" w:rsidRPr="00654D37">
        <w:rPr>
          <w:rFonts w:ascii="Courier" w:hAnsi="Courier"/>
        </w:rPr>
        <w:t>.html</w:t>
      </w:r>
      <w:r w:rsidR="00654D37">
        <w:t xml:space="preserve"> file. </w:t>
      </w:r>
      <w:r w:rsidR="00DD1EA6">
        <w:t xml:space="preserve">Take a screen shot of the </w:t>
      </w:r>
      <w:r w:rsidR="003731A1">
        <w:t xml:space="preserve">FD2 </w:t>
      </w:r>
      <w:r w:rsidR="00DD1EA6">
        <w:t>School</w:t>
      </w:r>
      <w:r w:rsidR="003731A1">
        <w:t xml:space="preserve"> tab </w:t>
      </w:r>
      <w:r w:rsidR="00DD1EA6">
        <w:t>with</w:t>
      </w:r>
      <w:r w:rsidR="003731A1">
        <w:t xml:space="preserve"> your </w:t>
      </w:r>
      <w:r w:rsidR="00DD1EA6">
        <w:t>HTML</w:t>
      </w:r>
      <w:r w:rsidR="003731A1">
        <w:t xml:space="preserve"> sub-tab </w:t>
      </w:r>
      <w:r w:rsidR="00DD1EA6">
        <w:t xml:space="preserve">open and </w:t>
      </w:r>
      <w:ins w:id="0" w:author="MacCormick, John" w:date="2022-01-11T22:34:00Z">
        <w:r w:rsidR="00707A97">
          <w:t xml:space="preserve">paste </w:t>
        </w:r>
      </w:ins>
      <w:r w:rsidR="00DD1EA6">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1561F9A9" w14:textId="71511CF4" w:rsidR="0072354E" w:rsidRDefault="00BD2D15" w:rsidP="00C77EE1">
      <w:r>
        <w:t xml:space="preserve">5. </w:t>
      </w:r>
      <w:r w:rsidR="00F361EB">
        <w:t xml:space="preserve">You’ll be adding to your new sub-tab as you go through these activities.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Stage (i.e. add) and </w:t>
      </w:r>
      <w:r w:rsidR="0072354E">
        <w:lastRenderedPageBreak/>
        <w:t xml:space="preserve">commit the changes you have made </w:t>
      </w:r>
      <w:r w:rsidR="00A71A59">
        <w:t>thus far to your feature branch</w:t>
      </w:r>
      <w:r w:rsidR="0072354E">
        <w:t xml:space="preserve">. </w:t>
      </w:r>
      <w:r w:rsidR="00A71A59">
        <w:rPr>
          <w:b/>
          <w:bCs/>
        </w:rPr>
        <w:t>Be sure to</w:t>
      </w:r>
      <w:r w:rsidR="0072354E" w:rsidRPr="0072354E">
        <w:rPr>
          <w:b/>
          <w:bCs/>
        </w:rPr>
        <w:t xml:space="preserve"> </w:t>
      </w:r>
      <w:r w:rsidR="0072354E">
        <w:rPr>
          <w:b/>
          <w:bCs/>
        </w:rPr>
        <w:t>include</w:t>
      </w:r>
      <w:r w:rsidR="0072354E" w:rsidRPr="0072354E">
        <w:rPr>
          <w:b/>
          <w:bCs/>
        </w:rPr>
        <w:t xml:space="preserve"> a </w:t>
      </w:r>
      <w:r w:rsidR="00A71A59">
        <w:rPr>
          <w:b/>
          <w:bCs/>
        </w:rPr>
        <w:t xml:space="preserve">meaningful </w:t>
      </w:r>
      <w:r w:rsidR="0072354E" w:rsidRPr="0072354E">
        <w:rPr>
          <w:b/>
          <w:bCs/>
        </w:rPr>
        <w:t xml:space="preserve">commit message that </w:t>
      </w:r>
      <w:r w:rsidR="007131B4">
        <w:rPr>
          <w:b/>
          <w:bCs/>
        </w:rPr>
        <w:t>describes</w:t>
      </w:r>
      <w:r w:rsidR="0072354E" w:rsidRPr="0072354E">
        <w:rPr>
          <w:b/>
          <w:bCs/>
        </w:rPr>
        <w:t xml:space="preserve"> what you have done</w:t>
      </w:r>
      <w:r w:rsidR="008B0FC0">
        <w:rPr>
          <w:b/>
          <w:bCs/>
        </w:rPr>
        <w:t xml:space="preserve"> </w:t>
      </w:r>
      <w:r w:rsidR="008B0FC0" w:rsidRPr="008B0FC0">
        <w:t xml:space="preserve">(e.g.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72354E">
        <w:rPr>
          <w:b/>
          <w:bCs/>
        </w:rPr>
        <w:t>.</w:t>
      </w:r>
      <w:r w:rsidR="0072354E">
        <w:t xml:space="preserve"> You can use the </w:t>
      </w:r>
      <w:r w:rsidR="0072354E" w:rsidRPr="0072354E">
        <w:rPr>
          <w:rFonts w:ascii="Courier" w:hAnsi="Courier"/>
        </w:rPr>
        <w:t>-m</w:t>
      </w:r>
      <w:r w:rsidR="0072354E">
        <w:t xml:space="preserve"> flag on your </w:t>
      </w:r>
      <w:r w:rsidR="0072354E" w:rsidRPr="0072354E">
        <w:rPr>
          <w:rFonts w:ascii="Courier" w:hAnsi="Courier"/>
        </w:rPr>
        <w:t>git commit</w:t>
      </w:r>
      <w:r w:rsidR="0072354E">
        <w:t xml:space="preserve"> command. Or for longer messages it will be more convenient to omit the </w:t>
      </w:r>
      <w:r w:rsidR="0072354E" w:rsidRPr="0072354E">
        <w:rPr>
          <w:rFonts w:ascii="Courier" w:hAnsi="Courier"/>
        </w:rPr>
        <w:t>-m</w:t>
      </w:r>
      <w:r w:rsidR="0072354E">
        <w:t>, which will cause the nano</w:t>
      </w:r>
      <w:r w:rsidR="00527876">
        <w:t xml:space="preserve"> or vi</w:t>
      </w:r>
      <w:r w:rsidR="0072354E">
        <w:t xml:space="preserve"> editor to open for you to type your commit message.</w:t>
      </w:r>
    </w:p>
    <w:p w14:paraId="464614FD" w14:textId="6AB37281" w:rsidR="00B0276E" w:rsidRDefault="00B0276E" w:rsidP="00B0276E"/>
    <w:p w14:paraId="3A6B021D" w14:textId="462B681F" w:rsidR="001E3DD4" w:rsidRDefault="0072354E" w:rsidP="001E3DD4">
      <w:r>
        <w:t xml:space="preserve">6. </w:t>
      </w:r>
      <w:r w:rsidR="001E3DD4">
        <w:t>Push your feature branch to your origin</w:t>
      </w:r>
      <w:r w:rsidR="00C77EE1">
        <w:t>.</w:t>
      </w:r>
    </w:p>
    <w:p w14:paraId="63294D19" w14:textId="4F3F1937" w:rsidR="00517781" w:rsidRDefault="00517781" w:rsidP="00B0276E"/>
    <w:p w14:paraId="59D618E9" w14:textId="058677B1" w:rsidR="00C06B30" w:rsidRDefault="001E3DD4" w:rsidP="00C06B30">
      <w:r>
        <w:t xml:space="preserve">7. </w:t>
      </w:r>
      <w:r w:rsidR="00C06B30">
        <w:t xml:space="preserve">On GitHub create a </w:t>
      </w:r>
      <w:r w:rsidR="00C06B30" w:rsidRPr="00C06B30">
        <w:rPr>
          <w:i/>
          <w:iCs/>
        </w:rPr>
        <w:t>Draft Pull Request</w:t>
      </w:r>
      <w:r w:rsidR="00C06B30">
        <w:t xml:space="preserve"> for your branch to the upstream 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3C0EF653" w:rsidR="00EE21D8" w:rsidRPr="0038415B" w:rsidRDefault="00C06B30" w:rsidP="0038415B">
      <w:r>
        <w:t xml:space="preserve">A Draft Pull Request is just like a 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EA40FB" w:rsidP="005A534B">
      <w:pPr>
        <w:pStyle w:val="ListParagraph"/>
        <w:numPr>
          <w:ilvl w:val="0"/>
          <w:numId w:val="2"/>
        </w:numPr>
      </w:pPr>
      <w:hyperlink r:id="rId12"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114E8965" w:rsidR="008A7E44" w:rsidRDefault="00D37F99">
      <w:r>
        <w:t>8</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t xml:space="preserve"> except that the text will be </w:t>
      </w:r>
      <w:r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3F63B862" w:rsidR="008A7E44" w:rsidRDefault="00D37F99" w:rsidP="006033DD">
      <w:r>
        <w:t>9</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draggable=”true”&gt;this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51E15B8A" w:rsidR="00F50719" w:rsidRDefault="00D37F99">
      <w:r>
        <w:t>10</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F6BD578" w:rsidR="00C00585" w:rsidRDefault="00D37F99">
      <w:r>
        <w:t>11</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6E7A6299" w:rsidR="00243CCF" w:rsidRDefault="00674C2D">
      <w:r>
        <w:t>12</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AD2331" w:rsidRDefault="00B9573F">
      <w:pPr>
        <w:rPr>
          <w:b/>
          <w:bCs/>
          <w:u w:val="single"/>
        </w:rPr>
      </w:pPr>
      <w:r>
        <w:rPr>
          <w:b/>
          <w:bCs/>
          <w:u w:val="single"/>
        </w:rPr>
        <w:t>Starting</w:t>
      </w:r>
      <w:r w:rsidR="00B76933">
        <w:rPr>
          <w:b/>
          <w:bCs/>
          <w:u w:val="single"/>
        </w:rPr>
        <w:t xml:space="preserve"> </w:t>
      </w:r>
      <w:r w:rsidR="00042E88">
        <w:rPr>
          <w:b/>
          <w:bCs/>
          <w:u w:val="single"/>
        </w:rPr>
        <w:t xml:space="preserve">the </w:t>
      </w:r>
      <w:r w:rsidR="00B76933">
        <w:rPr>
          <w:b/>
          <w:bCs/>
          <w:u w:val="single"/>
        </w:rPr>
        <w:t>Harvest Report</w:t>
      </w:r>
      <w:r w:rsidR="00042E88">
        <w:rPr>
          <w:b/>
          <w:bCs/>
          <w:u w:val="single"/>
        </w:rPr>
        <w:t xml:space="preserve"> Spike</w:t>
      </w:r>
      <w:r w:rsidR="00AD2331" w:rsidRPr="00AD2331">
        <w:rPr>
          <w:b/>
          <w:bCs/>
          <w:u w:val="single"/>
        </w:rPr>
        <w:t xml:space="preserve">: </w:t>
      </w:r>
    </w:p>
    <w:p w14:paraId="13445750" w14:textId="40640A83" w:rsidR="00AD2331" w:rsidRDefault="00AD2331"/>
    <w:p w14:paraId="36555DBB" w14:textId="66C82BB5" w:rsidR="00CD59E2" w:rsidRDefault="00556717" w:rsidP="00CD59E2">
      <w:r>
        <w:lastRenderedPageBreak/>
        <w:t>1</w:t>
      </w:r>
      <w:r w:rsidR="00475F4E">
        <w:t>3</w:t>
      </w:r>
      <w:r>
        <w:t xml:space="preserve">. </w:t>
      </w:r>
      <w:r w:rsidR="00475F4E">
        <w:t>Let’s put the content of th</w:t>
      </w:r>
      <w:r w:rsidR="00DE1FA7">
        <w:t xml:space="preserve">e </w:t>
      </w:r>
      <w:r w:rsidR="00DE1FA7" w:rsidRPr="003A4DA9">
        <w:rPr>
          <w:u w:val="single"/>
        </w:rPr>
        <w:t>HTML basics</w:t>
      </w:r>
      <w:r w:rsidR="00DE1FA7">
        <w:t xml:space="preserve"> </w:t>
      </w:r>
      <w:r w:rsidR="00475F4E">
        <w:t>guide to use…</w:t>
      </w:r>
      <w:r>
        <w:t xml:space="preserve">  </w:t>
      </w:r>
      <w:r w:rsidR="00CD59E2">
        <w:t>Using what you have learned about HTML thus far</w:t>
      </w:r>
      <w:r w:rsidR="00475F4E">
        <w:t xml:space="preserve"> </w:t>
      </w:r>
      <w:r w:rsidR="00CD59E2">
        <w:t xml:space="preserve">modify the </w:t>
      </w:r>
      <w:r w:rsidR="007C446E">
        <w:rPr>
          <w:rFonts w:ascii="Courier" w:hAnsi="Courier"/>
        </w:rPr>
        <w:t>html</w:t>
      </w:r>
      <w:r w:rsidR="00475F4E" w:rsidRPr="00DE1FA7">
        <w:rPr>
          <w:rFonts w:ascii="Courier" w:hAnsi="Courier"/>
        </w:rPr>
        <w:t>.html</w:t>
      </w:r>
      <w:r w:rsidR="00475F4E">
        <w:t xml:space="preserve"> file that appears in your </w:t>
      </w:r>
      <w:r w:rsidR="007C446E">
        <w:t>HTML</w:t>
      </w:r>
      <w:r w:rsidR="00475F4E">
        <w:t xml:space="preserve"> sub-tab</w:t>
      </w:r>
      <w:r w:rsidR="00CD59E2">
        <w:t xml:space="preserve"> so that:</w:t>
      </w:r>
    </w:p>
    <w:p w14:paraId="2841BC56" w14:textId="719F083C" w:rsidR="00CD59E2" w:rsidRDefault="00CD59E2" w:rsidP="00CD59E2">
      <w:pPr>
        <w:pStyle w:val="ListParagraph"/>
        <w:numPr>
          <w:ilvl w:val="0"/>
          <w:numId w:val="2"/>
        </w:numPr>
      </w:pPr>
      <w:r>
        <w:t>The Harvest Report and My Mock Report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(e.g.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327E259A" w:rsidR="00B76933" w:rsidRDefault="00B9573F" w:rsidP="00734253">
      <w:r>
        <w:t xml:space="preserve">14.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59B952D4" w:rsidR="00B9573F" w:rsidRDefault="00B9573F" w:rsidP="00734253">
      <w:r>
        <w:t xml:space="preserve">Note that pushing a branch for which a pull request has been made will automatically update the pull request.  Thus, the pull request at the upstream will now contain two commits, one for </w:t>
      </w:r>
      <w:r w:rsidR="006B2B04">
        <w:t>when you created the</w:t>
      </w:r>
      <w:r>
        <w:t xml:space="preserve"> new sub-tab and one for </w:t>
      </w:r>
      <w:r w:rsidR="006B2B04">
        <w:t>your</w:t>
      </w:r>
      <w:r>
        <w:t xml:space="preserve"> start o</w:t>
      </w:r>
      <w:r w:rsidR="006B2B04">
        <w:t>n</w:t>
      </w:r>
      <w:r>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EA40FB" w:rsidP="00BA7A19">
      <w:pPr>
        <w:pStyle w:val="ListParagraph"/>
        <w:numPr>
          <w:ilvl w:val="0"/>
          <w:numId w:val="3"/>
        </w:numPr>
      </w:pPr>
      <w:hyperlink r:id="rId15"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2521C69C" w:rsidR="00B9573F" w:rsidRDefault="00B9573F" w:rsidP="00943ABE">
      <w:r>
        <w:t>15.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&lt;br&gt;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lastRenderedPageBreak/>
        <w:t>b</w:t>
      </w:r>
      <w:r w:rsidR="00B9573F">
        <w:t xml:space="preserve">. What does the </w:t>
      </w:r>
      <w:r w:rsidR="00B9573F" w:rsidRPr="007F1B91">
        <w:rPr>
          <w:rFonts w:ascii="Courier" w:hAnsi="Courier"/>
        </w:rPr>
        <w:t>&lt;</w:t>
      </w:r>
      <w:r w:rsidR="00B9573F">
        <w:rPr>
          <w:rFonts w:ascii="Courier" w:hAnsi="Courier"/>
        </w:rPr>
        <w:t>hr</w:t>
      </w:r>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6A88F93E" w:rsidR="00C50953" w:rsidRDefault="00C50953" w:rsidP="00C50953">
      <w:r>
        <w:t>16.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2BC54D95" w:rsidR="00FF5EC9" w:rsidRDefault="00C50953" w:rsidP="00A03C90">
      <w:r>
        <w:t xml:space="preserve">17.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00F4DED2" w:rsidR="00F018D0" w:rsidRDefault="00D24818" w:rsidP="00F018D0">
      <w:r>
        <w:t xml:space="preserve">18.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EA40FB" w:rsidP="00DA47E5">
      <w:pPr>
        <w:pStyle w:val="ListParagraph"/>
        <w:numPr>
          <w:ilvl w:val="0"/>
          <w:numId w:val="4"/>
        </w:numPr>
      </w:pPr>
      <w:hyperlink r:id="rId16"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71C39D2E"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notice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456BEA7" w:rsidR="009974DB" w:rsidRDefault="009974DB" w:rsidP="009974DB">
      <w:r>
        <w:t>19</w:t>
      </w:r>
      <w:r w:rsidR="00F64E16">
        <w:t xml:space="preserve">. </w:t>
      </w:r>
      <w:r w:rsidR="007F1B91">
        <w:t xml:space="preserve">Notice that the </w:t>
      </w:r>
      <w:r>
        <w:t xml:space="preserve">text field does not have a </w:t>
      </w:r>
      <w:r w:rsidR="007F1B91">
        <w:t xml:space="preserve">label the way that </w:t>
      </w:r>
      <w:r>
        <w:t>each</w:t>
      </w:r>
      <w:r w:rsidR="007F1B91">
        <w:t xml:space="preserve"> radio butto</w:t>
      </w:r>
      <w:r>
        <w:t>n does</w:t>
      </w:r>
      <w:r w:rsidR="007F1B91">
        <w:t>. Using the radio buttons as a model</w:t>
      </w:r>
      <w:r>
        <w:t xml:space="preserve">, give the HTML to add the label “Comment:” to your text field above. </w:t>
      </w:r>
      <w:r w:rsidR="0053389F">
        <w:t xml:space="preserve">Note that this approach can also be used to label </w:t>
      </w:r>
      <w:r>
        <w:t>most form elements.</w:t>
      </w:r>
      <w:r w:rsidRPr="009974DB">
        <w:t xml:space="preserve"> </w:t>
      </w:r>
      <w:r>
        <w:t xml:space="preserve">You can test it in your sub-tab to be sure it works, but you should then remove it. Hint: Figure out what </w:t>
      </w:r>
      <w:r w:rsidR="00CD2F2D" w:rsidRPr="00431520">
        <w:rPr>
          <w:i/>
          <w:iCs/>
        </w:rPr>
        <w:t>attribute</w:t>
      </w:r>
      <w:r w:rsidR="00CD2F2D">
        <w:t xml:space="preserve"> </w:t>
      </w:r>
      <w:r>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FAE150F" w:rsidR="00CD2F2D" w:rsidRDefault="00CD2F2D" w:rsidP="00CD2F2D">
      <w:r>
        <w:t>20.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042D362A" w:rsidR="00CD2F2D" w:rsidRDefault="000556EE" w:rsidP="00CD2F2D">
      <w:r>
        <w:t>21</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r w:rsidRPr="008736CA">
        <w:rPr>
          <w:rFonts w:ascii="Courier" w:hAnsi="Courier"/>
        </w:rPr>
        <w:t>type</w:t>
      </w:r>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EA40FB" w:rsidP="008736CA">
      <w:pPr>
        <w:pStyle w:val="ListParagraph"/>
        <w:numPr>
          <w:ilvl w:val="1"/>
          <w:numId w:val="4"/>
        </w:numPr>
      </w:pPr>
      <w:hyperlink r:id="rId19" w:history="1">
        <w:r w:rsidR="008736CA" w:rsidRPr="002E2D17">
          <w:rPr>
            <w:rStyle w:val="Hyperlink"/>
          </w:rPr>
          <w:t>https://developer.mozilla.org/en-US/docs/Web/HTML/Element/input</w:t>
        </w:r>
      </w:hyperlink>
    </w:p>
    <w:p w14:paraId="6AEE7809" w14:textId="77777777" w:rsidR="008736CA" w:rsidRDefault="008736CA" w:rsidP="008736CA"/>
    <w:p w14:paraId="597FEB40" w14:textId="05A149B0" w:rsidR="008736CA" w:rsidRDefault="008736CA" w:rsidP="008736CA">
      <w:r>
        <w:t xml:space="preserve">22.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lastRenderedPageBreak/>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1623DAE8" w14:textId="4C213676" w:rsidR="008736CA" w:rsidRDefault="00A82876" w:rsidP="002815D4">
      <w:pPr>
        <w:ind w:left="360"/>
      </w:pPr>
      <w:r>
        <w:t>d</w:t>
      </w:r>
      <w:r w:rsidR="002815D4">
        <w:t xml:space="preserve">. Note that not all input types are supported by all browsers.  You can click the </w:t>
      </w:r>
      <w:r w:rsidR="002815D4" w:rsidRPr="002815D4">
        <w:rPr>
          <w:rFonts w:ascii="Courier" w:hAnsi="Courier"/>
        </w:rPr>
        <w:t>type</w:t>
      </w:r>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What desktop browsers do not support the input type that you found for part </w:t>
      </w:r>
      <w:r>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2B507A23" w14:textId="23F735F6" w:rsidR="008736CA" w:rsidRDefault="008736CA" w:rsidP="009974DB"/>
    <w:p w14:paraId="230FCE66" w14:textId="760BDFC2" w:rsidR="002815D4" w:rsidRDefault="00A82876" w:rsidP="002815D4">
      <w:pPr>
        <w:ind w:left="360"/>
      </w:pPr>
      <w:r>
        <w:t>e</w:t>
      </w:r>
      <w:r w:rsidR="002815D4">
        <w:t xml:space="preserve">. Do you think FarmData2 should be concerned about </w:t>
      </w:r>
      <w:r w:rsidR="00767694">
        <w:t xml:space="preserve">any </w:t>
      </w:r>
      <w:r w:rsidR="002815D4">
        <w:t>compatibility issue</w:t>
      </w:r>
      <w:r w:rsidR="00767694">
        <w:t>s that you found</w:t>
      </w:r>
      <w:r w:rsidR="002F3F59">
        <w:t xml:space="preserve"> in d</w:t>
      </w:r>
      <w:r w:rsidR="002815D4">
        <w:t>?</w:t>
      </w:r>
    </w:p>
    <w:p w14:paraId="3AE66517" w14:textId="77777777" w:rsidR="002815D4" w:rsidRPr="00B40A78" w:rsidRDefault="002815D4" w:rsidP="002815D4"/>
    <w:p w14:paraId="33C0E8BD"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EA40FB" w:rsidP="008736CA">
      <w:pPr>
        <w:pStyle w:val="ListParagraph"/>
        <w:numPr>
          <w:ilvl w:val="1"/>
          <w:numId w:val="4"/>
        </w:numPr>
      </w:pPr>
      <w:hyperlink r:id="rId20"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4FB79339" w:rsidR="008736CA" w:rsidRDefault="008736CA" w:rsidP="008736CA">
      <w:r>
        <w:t>2</w:t>
      </w:r>
      <w:r w:rsidR="00411477">
        <w:t>3</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135831D7" w14:textId="2A2A331D" w:rsidR="00313B3D" w:rsidRPr="00AD2331" w:rsidDel="0095742A" w:rsidRDefault="00313B3D" w:rsidP="00313B3D">
      <w:pPr>
        <w:rPr>
          <w:del w:id="1" w:author="MacCormick, John" w:date="2022-01-12T09:12:00Z"/>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97CB97B" w14:textId="77777777" w:rsidR="00313B3D" w:rsidRDefault="00313B3D" w:rsidP="00313B3D"/>
    <w:p w14:paraId="00E47C41" w14:textId="33BB212A" w:rsidR="00313B3D" w:rsidRDefault="00313B3D" w:rsidP="00313B3D">
      <w:r>
        <w:t>24.</w:t>
      </w:r>
      <w:r w:rsidR="002F3F59">
        <w:t xml:space="preserve"> Using the Mock Harvest Report image at the top of this document as a guide, i</w:t>
      </w:r>
      <w:r>
        <w:t>mprove your Harvest Report page by:</w:t>
      </w:r>
    </w:p>
    <w:p w14:paraId="09F06534" w14:textId="77777777" w:rsidR="004F7620" w:rsidRDefault="004F7620" w:rsidP="00313B3D"/>
    <w:p w14:paraId="587F718D" w14:textId="0A068642" w:rsidR="00313B3D" w:rsidRDefault="00313B3D" w:rsidP="00313B3D">
      <w:pPr>
        <w:ind w:left="360"/>
      </w:pPr>
      <w:r>
        <w:t>a. Adding the “Crop” element with “Broccoli”, “Kale” and “Peas” as the possible crops.  Make “Kale” selected by default.  Use a label to make “Crop:” appear next to this element.</w:t>
      </w:r>
    </w:p>
    <w:p w14:paraId="37593D10" w14:textId="77777777" w:rsidR="004F7620" w:rsidRDefault="004F7620" w:rsidP="00313B3D">
      <w:pPr>
        <w:ind w:left="360"/>
      </w:pPr>
    </w:p>
    <w:p w14:paraId="6C0F0F95" w14:textId="6667203B" w:rsidR="00313B3D" w:rsidRDefault="00313B3D" w:rsidP="00313B3D">
      <w:pPr>
        <w:ind w:left="360"/>
      </w:pPr>
      <w:r>
        <w:t>b. Adding the “Field” element with “All”, “Chuau-1” and “SQ7” as the possible fields.  Make “All” selected by default and use a label to make “Field:” appear next to this element.</w:t>
      </w:r>
    </w:p>
    <w:p w14:paraId="1D4C54F2" w14:textId="77777777" w:rsidR="004F7620" w:rsidRDefault="004F7620" w:rsidP="00313B3D">
      <w:pPr>
        <w:ind w:left="360"/>
      </w:pPr>
    </w:p>
    <w:p w14:paraId="2C3400F2" w14:textId="6E769E23" w:rsidR="00313B3D" w:rsidRDefault="00313B3D" w:rsidP="00313B3D">
      <w:pPr>
        <w:ind w:left="360"/>
      </w:pPr>
      <w:r>
        <w:t xml:space="preserve">c. Add the elements for the Start and End date using the </w:t>
      </w:r>
      <w:r w:rsidRPr="00313B3D">
        <w:rPr>
          <w:rFonts w:ascii="Courier" w:hAnsi="Courier"/>
        </w:rPr>
        <w:t>date</w:t>
      </w:r>
      <w:r>
        <w:t xml:space="preserve"> input type. The start date should range from 01/01/2014 to 01/01/2022 and have the selected date of 05/0</w:t>
      </w:r>
      <w:r w:rsidR="00CC5A86">
        <w:t>5</w:t>
      </w:r>
      <w:r>
        <w:t>/20</w:t>
      </w:r>
      <w:r w:rsidR="003501E7">
        <w:t>20</w:t>
      </w:r>
      <w:r>
        <w:t>. The end date should range from 05/</w:t>
      </w:r>
      <w:r w:rsidR="00CC5A86">
        <w:t>05</w:t>
      </w:r>
      <w:r>
        <w:t>/20</w:t>
      </w:r>
      <w:r w:rsidR="003501E7">
        <w:t>20</w:t>
      </w:r>
      <w:r>
        <w:t xml:space="preserve"> (i.e. not before the start date) up to 01/01/2022 and have the selected date of 05/15/20</w:t>
      </w:r>
      <w:r w:rsidR="003501E7">
        <w:t>20</w:t>
      </w:r>
      <w:r>
        <w:t>.</w:t>
      </w:r>
    </w:p>
    <w:p w14:paraId="6215173C" w14:textId="77777777" w:rsidR="00313B3D" w:rsidRDefault="00313B3D" w:rsidP="00313B3D"/>
    <w:p w14:paraId="5E293209" w14:textId="61526D81" w:rsidR="00313B3D" w:rsidRDefault="00313B3D" w:rsidP="00313B3D">
      <w:r>
        <w:t xml:space="preserve">25.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09526CD9" w14:textId="614E96C4" w:rsidR="00A664EC" w:rsidRDefault="00A664EC">
      <w:r>
        <w:t>Many of the reports that are generated by FarmData2 will contain tables of data.  For example, in a harvest report there will be one row for each harvesting of a particular vegetable during a time period.  Each row will show information about that harvest (e.g. date, field, quantity, worker, etc…).  Similarly, a report on a particular animal will show one row for each health check that that animal has had, with each row showing information about that health check.  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EA40FB" w:rsidP="00EB23B7">
      <w:pPr>
        <w:pStyle w:val="ListParagraph"/>
        <w:numPr>
          <w:ilvl w:val="0"/>
          <w:numId w:val="4"/>
        </w:numPr>
      </w:pPr>
      <w:hyperlink r:id="rId21" w:history="1">
        <w:r w:rsidR="00EB23B7" w:rsidRPr="002E2D17">
          <w:rPr>
            <w:rStyle w:val="Hyperlink"/>
          </w:rPr>
          <w:t>https://developer.mozilla.org/en-US/docs/Learn/H</w:t>
        </w:r>
        <w:r w:rsidR="00EB23B7" w:rsidRPr="002E2D17">
          <w:rPr>
            <w:rStyle w:val="Hyperlink"/>
          </w:rPr>
          <w:t>T</w:t>
        </w:r>
        <w:r w:rsidR="00EB23B7" w:rsidRPr="002E2D17">
          <w:rPr>
            <w:rStyle w:val="Hyperlink"/>
          </w:rPr>
          <w:t>ML/Tables/Basics</w:t>
        </w:r>
      </w:hyperlink>
    </w:p>
    <w:p w14:paraId="57D245B8" w14:textId="1FDCB138" w:rsidR="002C2709" w:rsidRDefault="002C2709" w:rsidP="00213E5A"/>
    <w:p w14:paraId="73B1E972" w14:textId="1815E76C"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&lt;th&gt;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If the need arises to learn how to do that, we will come back to it later.</w:t>
      </w:r>
    </w:p>
    <w:p w14:paraId="088C2DE0" w14:textId="4A36E341" w:rsidR="002C2709" w:rsidRDefault="002C2709" w:rsidP="00213E5A"/>
    <w:p w14:paraId="31E30B3E" w14:textId="5FF074B1" w:rsidR="005F22C8" w:rsidRDefault="00FF2E4B" w:rsidP="00FF2E4B">
      <w:r>
        <w:t xml:space="preserve">26.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lastRenderedPageBreak/>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6E913287" w:rsidR="004F7620" w:rsidRDefault="004F7620" w:rsidP="00B75D8A">
      <w:r>
        <w:t>2</w:t>
      </w:r>
      <w:r w:rsidR="00A00338">
        <w:t>7</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3F179D">
        <w:t xml:space="preserve">  When you complete this exercise, your HTML sub-tab should look like the one at the top of these activities.</w:t>
      </w:r>
    </w:p>
    <w:p w14:paraId="1FD520D7" w14:textId="4E59A62E" w:rsidR="00A935F8" w:rsidRDefault="00A935F8"/>
    <w:p w14:paraId="26DCA031" w14:textId="1EA63A89" w:rsidR="00FB23F6" w:rsidRDefault="00FB23F6" w:rsidP="00FB23F6">
      <w:r>
        <w:t>2</w:t>
      </w:r>
      <w:r w:rsidR="00A00338">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5CA2CA7C" w:rsidR="00B80035" w:rsidRDefault="00B80035"/>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A3A19" w14:textId="77777777" w:rsidR="00EA40FB" w:rsidRDefault="00EA40FB" w:rsidP="00EC684B">
      <w:r>
        <w:separator/>
      </w:r>
    </w:p>
  </w:endnote>
  <w:endnote w:type="continuationSeparator" w:id="0">
    <w:p w14:paraId="758E32A4" w14:textId="77777777" w:rsidR="00EA40FB" w:rsidRDefault="00EA40FB"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3"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Attribution-NonCommercial-ShareAlike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ADD1C" w14:textId="77777777" w:rsidR="00EA40FB" w:rsidRDefault="00EA40FB" w:rsidP="00EC684B">
      <w:r>
        <w:separator/>
      </w:r>
    </w:p>
  </w:footnote>
  <w:footnote w:type="continuationSeparator" w:id="0">
    <w:p w14:paraId="6BFF0ED4" w14:textId="77777777" w:rsidR="00EA40FB" w:rsidRDefault="00EA40FB"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cCormick, John">
    <w15:presenceInfo w15:providerId="AD" w15:userId="S::jmac@dickinson.edu::872fc56c-f648-4c83-9a80-0bb9da7e00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trackRevisions/>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87F6D5-23AC-412A-A661-31023E7047EA}"/>
    <w:docVar w:name="dgnword-eventsink" w:val="781304520"/>
  </w:docVars>
  <w:rsids>
    <w:rsidRoot w:val="00C4252F"/>
    <w:rsid w:val="00012A58"/>
    <w:rsid w:val="00013427"/>
    <w:rsid w:val="00015B66"/>
    <w:rsid w:val="00020686"/>
    <w:rsid w:val="00027542"/>
    <w:rsid w:val="00042E88"/>
    <w:rsid w:val="000540E2"/>
    <w:rsid w:val="000556EE"/>
    <w:rsid w:val="000709EB"/>
    <w:rsid w:val="0007317A"/>
    <w:rsid w:val="00090B66"/>
    <w:rsid w:val="000B39FA"/>
    <w:rsid w:val="000B4F21"/>
    <w:rsid w:val="000C30D7"/>
    <w:rsid w:val="000E02EA"/>
    <w:rsid w:val="000F6D7E"/>
    <w:rsid w:val="00115CAB"/>
    <w:rsid w:val="001209CB"/>
    <w:rsid w:val="00121476"/>
    <w:rsid w:val="001425FE"/>
    <w:rsid w:val="00142687"/>
    <w:rsid w:val="001457B0"/>
    <w:rsid w:val="001534D4"/>
    <w:rsid w:val="001720FF"/>
    <w:rsid w:val="001817FA"/>
    <w:rsid w:val="00197EAC"/>
    <w:rsid w:val="001A71E2"/>
    <w:rsid w:val="001B3259"/>
    <w:rsid w:val="001B62C1"/>
    <w:rsid w:val="001B7C39"/>
    <w:rsid w:val="001C71D9"/>
    <w:rsid w:val="001D05D1"/>
    <w:rsid w:val="001D65C2"/>
    <w:rsid w:val="001E3DD4"/>
    <w:rsid w:val="001E58CE"/>
    <w:rsid w:val="001E7CF5"/>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C2709"/>
    <w:rsid w:val="002D4DEA"/>
    <w:rsid w:val="002D59B7"/>
    <w:rsid w:val="002E5451"/>
    <w:rsid w:val="002E7FD2"/>
    <w:rsid w:val="002F1CA9"/>
    <w:rsid w:val="002F3F59"/>
    <w:rsid w:val="002F3F89"/>
    <w:rsid w:val="002F4824"/>
    <w:rsid w:val="00304413"/>
    <w:rsid w:val="00313B3D"/>
    <w:rsid w:val="00317B96"/>
    <w:rsid w:val="003254B0"/>
    <w:rsid w:val="0034000A"/>
    <w:rsid w:val="003501E7"/>
    <w:rsid w:val="0037300A"/>
    <w:rsid w:val="003731A1"/>
    <w:rsid w:val="003802BD"/>
    <w:rsid w:val="0038415B"/>
    <w:rsid w:val="00390A1E"/>
    <w:rsid w:val="003A4DA9"/>
    <w:rsid w:val="003D6B85"/>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7D75"/>
    <w:rsid w:val="005A534B"/>
    <w:rsid w:val="005B36E5"/>
    <w:rsid w:val="005C1EA5"/>
    <w:rsid w:val="005E3457"/>
    <w:rsid w:val="005E6468"/>
    <w:rsid w:val="005F22C8"/>
    <w:rsid w:val="006033DD"/>
    <w:rsid w:val="00625A91"/>
    <w:rsid w:val="00637018"/>
    <w:rsid w:val="0064374E"/>
    <w:rsid w:val="00647448"/>
    <w:rsid w:val="0065166F"/>
    <w:rsid w:val="00654D37"/>
    <w:rsid w:val="00670E7F"/>
    <w:rsid w:val="006721C3"/>
    <w:rsid w:val="00674A97"/>
    <w:rsid w:val="00674C2D"/>
    <w:rsid w:val="00694BFF"/>
    <w:rsid w:val="006B2B04"/>
    <w:rsid w:val="006C1250"/>
    <w:rsid w:val="006F1FAF"/>
    <w:rsid w:val="0070203E"/>
    <w:rsid w:val="00702E4B"/>
    <w:rsid w:val="00707A97"/>
    <w:rsid w:val="007131B4"/>
    <w:rsid w:val="0072354E"/>
    <w:rsid w:val="00727268"/>
    <w:rsid w:val="00734253"/>
    <w:rsid w:val="007419EB"/>
    <w:rsid w:val="00743E70"/>
    <w:rsid w:val="00746611"/>
    <w:rsid w:val="0076628F"/>
    <w:rsid w:val="00767694"/>
    <w:rsid w:val="00767C57"/>
    <w:rsid w:val="00780844"/>
    <w:rsid w:val="00780A63"/>
    <w:rsid w:val="00786157"/>
    <w:rsid w:val="00794AF9"/>
    <w:rsid w:val="00797D3D"/>
    <w:rsid w:val="007A35C0"/>
    <w:rsid w:val="007B491A"/>
    <w:rsid w:val="007C446E"/>
    <w:rsid w:val="007D3CEA"/>
    <w:rsid w:val="007E1FA1"/>
    <w:rsid w:val="007F1B91"/>
    <w:rsid w:val="00800EB5"/>
    <w:rsid w:val="008019B7"/>
    <w:rsid w:val="008036A2"/>
    <w:rsid w:val="0080516A"/>
    <w:rsid w:val="0081189A"/>
    <w:rsid w:val="00851665"/>
    <w:rsid w:val="00857C77"/>
    <w:rsid w:val="0086314F"/>
    <w:rsid w:val="00872501"/>
    <w:rsid w:val="008736CA"/>
    <w:rsid w:val="008751A3"/>
    <w:rsid w:val="008932E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B200A"/>
    <w:rsid w:val="00A00338"/>
    <w:rsid w:val="00A03C90"/>
    <w:rsid w:val="00A058EE"/>
    <w:rsid w:val="00A06DED"/>
    <w:rsid w:val="00A664EC"/>
    <w:rsid w:val="00A71A59"/>
    <w:rsid w:val="00A76B3C"/>
    <w:rsid w:val="00A7706D"/>
    <w:rsid w:val="00A82876"/>
    <w:rsid w:val="00A935F8"/>
    <w:rsid w:val="00AA1685"/>
    <w:rsid w:val="00AC2C3F"/>
    <w:rsid w:val="00AC6992"/>
    <w:rsid w:val="00AD2331"/>
    <w:rsid w:val="00B0276E"/>
    <w:rsid w:val="00B1272A"/>
    <w:rsid w:val="00B20D70"/>
    <w:rsid w:val="00B22895"/>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7F99"/>
    <w:rsid w:val="00D41926"/>
    <w:rsid w:val="00D472CE"/>
    <w:rsid w:val="00D54AB6"/>
    <w:rsid w:val="00D6388C"/>
    <w:rsid w:val="00D67BC8"/>
    <w:rsid w:val="00D722FD"/>
    <w:rsid w:val="00D75ABC"/>
    <w:rsid w:val="00D75E21"/>
    <w:rsid w:val="00DA369B"/>
    <w:rsid w:val="00DA3E5D"/>
    <w:rsid w:val="00DA47E5"/>
    <w:rsid w:val="00DB09F3"/>
    <w:rsid w:val="00DB61BD"/>
    <w:rsid w:val="00DD1EA6"/>
    <w:rsid w:val="00DD3C80"/>
    <w:rsid w:val="00DE1FA7"/>
    <w:rsid w:val="00DE4DD6"/>
    <w:rsid w:val="00DE5CFA"/>
    <w:rsid w:val="00E02D0B"/>
    <w:rsid w:val="00E13BDE"/>
    <w:rsid w:val="00E24E11"/>
    <w:rsid w:val="00E30A60"/>
    <w:rsid w:val="00E36186"/>
    <w:rsid w:val="00E57073"/>
    <w:rsid w:val="00E64EEE"/>
    <w:rsid w:val="00E7633A"/>
    <w:rsid w:val="00E76D67"/>
    <w:rsid w:val="00E83B75"/>
    <w:rsid w:val="00EA40FB"/>
    <w:rsid w:val="00EB23B7"/>
    <w:rsid w:val="00EC684B"/>
    <w:rsid w:val="00ED7365"/>
    <w:rsid w:val="00EE21D8"/>
    <w:rsid w:val="00F018D0"/>
    <w:rsid w:val="00F022E9"/>
    <w:rsid w:val="00F04B68"/>
    <w:rsid w:val="00F12345"/>
    <w:rsid w:val="00F157F1"/>
    <w:rsid w:val="00F361EB"/>
    <w:rsid w:val="00F50719"/>
    <w:rsid w:val="00F54E93"/>
    <w:rsid w:val="00F64E16"/>
    <w:rsid w:val="00F67457"/>
    <w:rsid w:val="00F805FF"/>
    <w:rsid w:val="00FB19D6"/>
    <w:rsid w:val="00FB23F6"/>
    <w:rsid w:val="00FD4DBF"/>
    <w:rsid w:val="00FE0318"/>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eveloper.mozilla.org/en-US/docs/Learn/HTML/Tables/Basics" TargetMode="External"/><Relationship Id="rId7" Type="http://schemas.openxmlformats.org/officeDocument/2006/relationships/image" Target="media/image1.png"/><Relationship Id="rId12" Type="http://schemas.openxmlformats.org/officeDocument/2006/relationships/hyperlink" Target="https://developer.mozilla.org/en-US/docs/Learn/Getting_started_with_the_web/HTML_basics"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eloper.mozilla.org/en-US/docs/Learn/Forms/Basic_native_form_controls" TargetMode="External"/><Relationship Id="rId20" Type="http://schemas.openxmlformats.org/officeDocument/2006/relationships/hyperlink" Target="https://developer.mozilla.org/en-US/docs/Learn/Forms/Other_form_contr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eveloper.mozilla.org/en-US/docs/Web/HTML/Elemen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mozilla.org/en-US/docs/Web/HTML/Element/in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1</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MacCormick, John</cp:lastModifiedBy>
  <cp:revision>4</cp:revision>
  <dcterms:created xsi:type="dcterms:W3CDTF">2022-01-12T03:46:00Z</dcterms:created>
  <dcterms:modified xsi:type="dcterms:W3CDTF">2022-01-12T15:04:00Z</dcterms:modified>
</cp:coreProperties>
</file>